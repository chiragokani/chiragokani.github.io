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A9149" w14:textId="6DA9C4AE" w:rsidR="00CA0BD1" w:rsidRPr="008218DC" w:rsidRDefault="00FE397B" w:rsidP="00CA0BD1">
      <w:pPr>
        <w:spacing w:after="0"/>
        <w:rPr>
          <w:b/>
          <w:bCs/>
        </w:rPr>
      </w:pPr>
      <w:r w:rsidRPr="008218DC">
        <w:rPr>
          <w:b/>
          <w:bCs/>
        </w:rPr>
        <w:t>From Sound to Stage</w:t>
      </w:r>
    </w:p>
    <w:p w14:paraId="6FE5C0B9" w14:textId="0CF62E52" w:rsidR="00DD73E4" w:rsidRPr="008218DC" w:rsidRDefault="00CA0BD1" w:rsidP="00CA0BD1">
      <w:pPr>
        <w:spacing w:after="0"/>
        <w:rPr>
          <w:i/>
          <w:iCs/>
        </w:rPr>
      </w:pPr>
      <w:r w:rsidRPr="008218DC">
        <w:rPr>
          <w:i/>
          <w:iCs/>
        </w:rPr>
        <w:t>Meet two graduate students combin</w:t>
      </w:r>
      <w:r w:rsidR="007B5FB6" w:rsidRPr="008218DC">
        <w:rPr>
          <w:i/>
          <w:iCs/>
        </w:rPr>
        <w:t>ing</w:t>
      </w:r>
      <w:r w:rsidRPr="008218DC">
        <w:rPr>
          <w:i/>
          <w:iCs/>
        </w:rPr>
        <w:t xml:space="preserve"> their love of music and the study of acoustics</w:t>
      </w:r>
    </w:p>
    <w:p w14:paraId="45B01BC1" w14:textId="77777777" w:rsidR="00CA0BD1" w:rsidRPr="008218DC" w:rsidRDefault="00CA0BD1" w:rsidP="00CA0BD1">
      <w:pPr>
        <w:spacing w:after="0"/>
      </w:pPr>
    </w:p>
    <w:p w14:paraId="66D12E98" w14:textId="5A3179EA" w:rsidR="00F667B3" w:rsidRPr="008218DC" w:rsidRDefault="00F667B3" w:rsidP="00F667B3">
      <w:pPr>
        <w:pStyle w:val="NormalWeb"/>
        <w:rPr>
          <w:rFonts w:asciiTheme="minorHAnsi" w:hAnsiTheme="minorHAnsi"/>
        </w:rPr>
      </w:pPr>
      <w:r w:rsidRPr="008218DC">
        <w:rPr>
          <w:rFonts w:asciiTheme="minorHAnsi" w:hAnsiTheme="minorHAnsi"/>
        </w:rPr>
        <w:t xml:space="preserve">On a piano bench at a </w:t>
      </w:r>
      <w:r w:rsidR="0049573C" w:rsidRPr="008218DC">
        <w:rPr>
          <w:rFonts w:asciiTheme="minorHAnsi" w:hAnsiTheme="minorHAnsi"/>
        </w:rPr>
        <w:t>department holiday</w:t>
      </w:r>
      <w:r w:rsidRPr="008218DC">
        <w:rPr>
          <w:rFonts w:asciiTheme="minorHAnsi" w:hAnsiTheme="minorHAnsi"/>
        </w:rPr>
        <w:t xml:space="preserve"> party, two graduate students lean shoulder to shoulder, trading melodies as easily as conversation. One riffs a jazz phrase, the other echoes it back with a twist. </w:t>
      </w:r>
    </w:p>
    <w:p w14:paraId="01F55962" w14:textId="77777777" w:rsidR="00F667B3" w:rsidRPr="008218DC" w:rsidRDefault="00F667B3" w:rsidP="00F667B3">
      <w:pPr>
        <w:pStyle w:val="NormalWeb"/>
        <w:rPr>
          <w:rFonts w:asciiTheme="minorHAnsi" w:hAnsiTheme="minorHAnsi"/>
        </w:rPr>
      </w:pPr>
      <w:r w:rsidRPr="008218DC">
        <w:rPr>
          <w:rFonts w:asciiTheme="minorHAnsi" w:hAnsiTheme="minorHAnsi"/>
        </w:rPr>
        <w:t>For Lizette Wong and Chirag Gokani, moments like this are where science and art meet.</w:t>
      </w:r>
    </w:p>
    <w:p w14:paraId="3C72C81D" w14:textId="48764AF1" w:rsidR="00F667B3" w:rsidRPr="008218DC" w:rsidRDefault="00F667B3" w:rsidP="00F667B3">
      <w:pPr>
        <w:pStyle w:val="NormalWeb"/>
        <w:rPr>
          <w:rFonts w:asciiTheme="minorHAnsi" w:hAnsiTheme="minorHAnsi"/>
        </w:rPr>
      </w:pPr>
      <w:r w:rsidRPr="008218DC">
        <w:rPr>
          <w:rFonts w:asciiTheme="minorHAnsi" w:hAnsiTheme="minorHAnsi"/>
        </w:rPr>
        <w:t xml:space="preserve">Both are graduate students </w:t>
      </w:r>
      <w:del w:id="0" w:author="Chirag Gokani" w:date="2026-01-26T18:11:00Z" w16du:dateUtc="2026-01-27T00:11:00Z">
        <w:r w:rsidRPr="008218DC" w:rsidDel="005C44ED">
          <w:rPr>
            <w:rFonts w:asciiTheme="minorHAnsi" w:hAnsiTheme="minorHAnsi"/>
          </w:rPr>
          <w:delText xml:space="preserve">in </w:delText>
        </w:r>
        <w:r w:rsidR="0049573C" w:rsidRPr="008218DC" w:rsidDel="005C44ED">
          <w:rPr>
            <w:rFonts w:asciiTheme="minorHAnsi" w:hAnsiTheme="minorHAnsi"/>
          </w:rPr>
          <w:delText>A</w:delText>
        </w:r>
        <w:r w:rsidRPr="008218DC" w:rsidDel="005C44ED">
          <w:rPr>
            <w:rFonts w:asciiTheme="minorHAnsi" w:hAnsiTheme="minorHAnsi"/>
          </w:rPr>
          <w:delText xml:space="preserve">coustics </w:delText>
        </w:r>
      </w:del>
      <w:r w:rsidRPr="008218DC">
        <w:rPr>
          <w:rFonts w:asciiTheme="minorHAnsi" w:hAnsiTheme="minorHAnsi"/>
        </w:rPr>
        <w:t>in the Walker Department of Mechanical Engineering</w:t>
      </w:r>
      <w:ins w:id="1" w:author="Chirag Gokani" w:date="2026-01-26T18:11:00Z" w16du:dateUtc="2026-01-27T00:11:00Z">
        <w:r w:rsidR="005C44ED">
          <w:rPr>
            <w:rFonts w:asciiTheme="minorHAnsi" w:hAnsiTheme="minorHAnsi"/>
          </w:rPr>
          <w:t xml:space="preserve"> with a concentration in </w:t>
        </w:r>
      </w:ins>
      <w:ins w:id="2" w:author="Chirag Gokani" w:date="2026-01-26T18:13:00Z" w16du:dateUtc="2026-01-27T00:13:00Z">
        <w:r w:rsidR="005C44ED">
          <w:rPr>
            <w:rFonts w:asciiTheme="minorHAnsi" w:hAnsiTheme="minorHAnsi"/>
          </w:rPr>
          <w:t>A</w:t>
        </w:r>
      </w:ins>
      <w:ins w:id="3" w:author="Chirag Gokani" w:date="2026-01-26T18:11:00Z" w16du:dateUtc="2026-01-27T00:11:00Z">
        <w:r w:rsidR="005C44ED">
          <w:rPr>
            <w:rFonts w:asciiTheme="minorHAnsi" w:hAnsiTheme="minorHAnsi"/>
          </w:rPr>
          <w:t>coustics</w:t>
        </w:r>
      </w:ins>
      <w:r w:rsidR="0049573C" w:rsidRPr="008218DC">
        <w:rPr>
          <w:rFonts w:asciiTheme="minorHAnsi" w:hAnsiTheme="minorHAnsi"/>
        </w:rPr>
        <w:t xml:space="preserve">, a field that studies the physics of sound and how it shapes the world around us. </w:t>
      </w:r>
    </w:p>
    <w:p w14:paraId="1A73CD44" w14:textId="359D6E14" w:rsidR="00F667B3" w:rsidRPr="008218DC" w:rsidRDefault="00F667B3" w:rsidP="00F667B3">
      <w:pPr>
        <w:pStyle w:val="NormalWeb"/>
        <w:rPr>
          <w:rFonts w:asciiTheme="minorHAnsi" w:hAnsiTheme="minorHAnsi"/>
        </w:rPr>
      </w:pPr>
      <w:r w:rsidRPr="008218DC">
        <w:rPr>
          <w:rFonts w:asciiTheme="minorHAnsi" w:hAnsiTheme="minorHAnsi"/>
        </w:rPr>
        <w:t xml:space="preserve">Wong’s musical journey began as a child when she watched her sister take classical piano lessons and decided she had to do the same. When it was time to start </w:t>
      </w:r>
      <w:proofErr w:type="gramStart"/>
      <w:r w:rsidRPr="008218DC">
        <w:rPr>
          <w:rFonts w:asciiTheme="minorHAnsi" w:hAnsiTheme="minorHAnsi"/>
        </w:rPr>
        <w:t>college</w:t>
      </w:r>
      <w:proofErr w:type="gramEnd"/>
      <w:r w:rsidRPr="008218DC">
        <w:rPr>
          <w:rFonts w:asciiTheme="minorHAnsi" w:hAnsiTheme="minorHAnsi"/>
        </w:rPr>
        <w:t xml:space="preserve"> she took on an ambitious double major in jazz piano and electrical engineering at UT Austin</w:t>
      </w:r>
      <w:r w:rsidR="00DE7E2A" w:rsidRPr="008218DC">
        <w:rPr>
          <w:rFonts w:asciiTheme="minorHAnsi" w:hAnsiTheme="minorHAnsi"/>
        </w:rPr>
        <w:t xml:space="preserve"> and was a </w:t>
      </w:r>
      <w:del w:id="4" w:author="Chirag Gokani" w:date="2026-01-26T19:55:00Z" w16du:dateUtc="2026-01-27T01:55:00Z">
        <w:r w:rsidR="00DE7E2A" w:rsidRPr="008218DC" w:rsidDel="00C62705">
          <w:rPr>
            <w:rFonts w:asciiTheme="minorHAnsi" w:hAnsiTheme="minorHAnsi"/>
          </w:rPr>
          <w:delText xml:space="preserve">part </w:delText>
        </w:r>
      </w:del>
      <w:ins w:id="5" w:author="Chirag Gokani" w:date="2026-01-26T19:55:00Z" w16du:dateUtc="2026-01-27T01:55:00Z">
        <w:r w:rsidR="00C62705">
          <w:rPr>
            <w:rFonts w:asciiTheme="minorHAnsi" w:hAnsiTheme="minorHAnsi"/>
          </w:rPr>
          <w:t>member</w:t>
        </w:r>
        <w:r w:rsidR="00C62705" w:rsidRPr="008218DC">
          <w:rPr>
            <w:rFonts w:asciiTheme="minorHAnsi" w:hAnsiTheme="minorHAnsi"/>
          </w:rPr>
          <w:t xml:space="preserve"> </w:t>
        </w:r>
      </w:ins>
      <w:r w:rsidR="00DE7E2A" w:rsidRPr="008218DC">
        <w:rPr>
          <w:rFonts w:asciiTheme="minorHAnsi" w:hAnsiTheme="minorHAnsi"/>
        </w:rPr>
        <w:t>of the Jazz Combos in the Butler School of Music.</w:t>
      </w:r>
      <w:r w:rsidRPr="008218DC">
        <w:rPr>
          <w:rFonts w:asciiTheme="minorHAnsi" w:hAnsiTheme="minorHAnsi"/>
        </w:rPr>
        <w:t xml:space="preserve"> After graduation, she found herself searching for a discipline that could unite both </w:t>
      </w:r>
      <w:r w:rsidR="0049573C" w:rsidRPr="008218DC">
        <w:rPr>
          <w:rFonts w:asciiTheme="minorHAnsi" w:hAnsiTheme="minorHAnsi"/>
        </w:rPr>
        <w:t xml:space="preserve">her </w:t>
      </w:r>
      <w:r w:rsidRPr="008218DC">
        <w:rPr>
          <w:rFonts w:asciiTheme="minorHAnsi" w:hAnsiTheme="minorHAnsi"/>
        </w:rPr>
        <w:t>worlds.</w:t>
      </w:r>
    </w:p>
    <w:p w14:paraId="6796742E" w14:textId="3BC9802F" w:rsidR="00F667B3" w:rsidRPr="008218DC" w:rsidRDefault="00F667B3" w:rsidP="00F667B3">
      <w:pPr>
        <w:pStyle w:val="NormalWeb"/>
        <w:rPr>
          <w:rFonts w:asciiTheme="minorHAnsi" w:hAnsiTheme="minorHAnsi"/>
          <w:b/>
          <w:bCs/>
        </w:rPr>
      </w:pPr>
      <w:r w:rsidRPr="008218DC">
        <w:rPr>
          <w:rStyle w:val="Strong"/>
          <w:rFonts w:asciiTheme="minorHAnsi" w:eastAsiaTheme="majorEastAsia" w:hAnsiTheme="minorHAnsi"/>
          <w:b w:val="0"/>
          <w:bCs w:val="0"/>
        </w:rPr>
        <w:t xml:space="preserve">“I kind of wanted to do something in the middle — so I took the average of the two and went into </w:t>
      </w:r>
      <w:r w:rsidR="0049573C" w:rsidRPr="008218DC">
        <w:rPr>
          <w:rStyle w:val="Strong"/>
          <w:rFonts w:asciiTheme="minorHAnsi" w:eastAsiaTheme="majorEastAsia" w:hAnsiTheme="minorHAnsi"/>
          <w:b w:val="0"/>
          <w:bCs w:val="0"/>
        </w:rPr>
        <w:t>A</w:t>
      </w:r>
      <w:r w:rsidRPr="008218DC">
        <w:rPr>
          <w:rStyle w:val="Strong"/>
          <w:rFonts w:asciiTheme="minorHAnsi" w:eastAsiaTheme="majorEastAsia" w:hAnsiTheme="minorHAnsi"/>
          <w:b w:val="0"/>
          <w:bCs w:val="0"/>
        </w:rPr>
        <w:t xml:space="preserve">coustics,” said Wong. </w:t>
      </w:r>
    </w:p>
    <w:p w14:paraId="11F3F7AF" w14:textId="26712F11" w:rsidR="00F667B3" w:rsidRPr="008218DC" w:rsidRDefault="00490F3E" w:rsidP="00F667B3">
      <w:pPr>
        <w:pStyle w:val="NormalWeb"/>
        <w:rPr>
          <w:rFonts w:asciiTheme="minorHAnsi" w:hAnsiTheme="minorHAnsi"/>
        </w:rPr>
      </w:pPr>
      <w:r w:rsidRPr="008218DC">
        <w:rPr>
          <w:rFonts w:asciiTheme="minorHAnsi" w:hAnsiTheme="minorHAnsi"/>
        </w:rPr>
        <w:t xml:space="preserve">As a </w:t>
      </w:r>
      <w:r w:rsidR="00F667B3" w:rsidRPr="008218DC">
        <w:rPr>
          <w:rFonts w:asciiTheme="minorHAnsi" w:hAnsiTheme="minorHAnsi"/>
        </w:rPr>
        <w:t>first</w:t>
      </w:r>
      <w:r w:rsidRPr="008218DC">
        <w:rPr>
          <w:rFonts w:asciiTheme="minorHAnsi" w:hAnsiTheme="minorHAnsi"/>
        </w:rPr>
        <w:t>-</w:t>
      </w:r>
      <w:r w:rsidR="00F667B3" w:rsidRPr="008218DC">
        <w:rPr>
          <w:rFonts w:asciiTheme="minorHAnsi" w:hAnsiTheme="minorHAnsi"/>
        </w:rPr>
        <w:t>year</w:t>
      </w:r>
      <w:r w:rsidRPr="008218DC">
        <w:rPr>
          <w:rFonts w:asciiTheme="minorHAnsi" w:hAnsiTheme="minorHAnsi"/>
        </w:rPr>
        <w:t xml:space="preserve"> </w:t>
      </w:r>
      <w:r w:rsidR="00F667B3" w:rsidRPr="008218DC">
        <w:rPr>
          <w:rFonts w:asciiTheme="minorHAnsi" w:hAnsiTheme="minorHAnsi"/>
        </w:rPr>
        <w:t>Ph.D.</w:t>
      </w:r>
      <w:r w:rsidR="001C6D8B" w:rsidRPr="008218DC">
        <w:rPr>
          <w:rFonts w:asciiTheme="minorHAnsi" w:hAnsiTheme="minorHAnsi"/>
        </w:rPr>
        <w:t xml:space="preserve"> </w:t>
      </w:r>
      <w:proofErr w:type="gramStart"/>
      <w:r w:rsidR="001C6D8B" w:rsidRPr="008218DC">
        <w:rPr>
          <w:rFonts w:asciiTheme="minorHAnsi" w:hAnsiTheme="minorHAnsi"/>
        </w:rPr>
        <w:t>student</w:t>
      </w:r>
      <w:proofErr w:type="gramEnd"/>
      <w:r w:rsidR="00F667B3" w:rsidRPr="008218DC">
        <w:rPr>
          <w:rFonts w:asciiTheme="minorHAnsi" w:hAnsiTheme="minorHAnsi"/>
        </w:rPr>
        <w:t xml:space="preserve"> she studies</w:t>
      </w:r>
      <w:r w:rsidR="001C6D8B" w:rsidRPr="008218DC">
        <w:rPr>
          <w:rFonts w:asciiTheme="minorHAnsi" w:hAnsiTheme="minorHAnsi"/>
        </w:rPr>
        <w:t xml:space="preserve"> the intersection of</w:t>
      </w:r>
      <w:r w:rsidR="00F667B3" w:rsidRPr="008218DC">
        <w:rPr>
          <w:rFonts w:asciiTheme="minorHAnsi" w:hAnsiTheme="minorHAnsi"/>
        </w:rPr>
        <w:t xml:space="preserve"> acoustic metamaterials and fluid flow</w:t>
      </w:r>
      <w:r w:rsidR="001C6D8B" w:rsidRPr="008218DC">
        <w:rPr>
          <w:rFonts w:asciiTheme="minorHAnsi" w:hAnsiTheme="minorHAnsi"/>
        </w:rPr>
        <w:t xml:space="preserve">. </w:t>
      </w:r>
      <w:r w:rsidR="00F73E56" w:rsidRPr="008218DC">
        <w:rPr>
          <w:rFonts w:asciiTheme="minorHAnsi" w:hAnsiTheme="minorHAnsi"/>
        </w:rPr>
        <w:t>I</w:t>
      </w:r>
      <w:r w:rsidR="001C6D8B" w:rsidRPr="008218DC">
        <w:rPr>
          <w:rFonts w:asciiTheme="minorHAnsi" w:hAnsiTheme="minorHAnsi"/>
        </w:rPr>
        <w:t xml:space="preserve">n collaboration with </w:t>
      </w:r>
      <w:del w:id="6" w:author="Chirag Gokani" w:date="2026-01-26T18:11:00Z" w16du:dateUtc="2026-01-27T00:11:00Z">
        <w:r w:rsidR="001C6D8B" w:rsidRPr="008218DC" w:rsidDel="005C44ED">
          <w:rPr>
            <w:rFonts w:asciiTheme="minorHAnsi" w:hAnsiTheme="minorHAnsi"/>
          </w:rPr>
          <w:delText xml:space="preserve">John’s </w:delText>
        </w:r>
      </w:del>
      <w:ins w:id="7" w:author="Chirag Gokani" w:date="2026-01-26T18:11:00Z" w16du:dateUtc="2026-01-27T00:11:00Z">
        <w:r w:rsidR="005C44ED">
          <w:rPr>
            <w:rFonts w:asciiTheme="minorHAnsi" w:hAnsiTheme="minorHAnsi"/>
          </w:rPr>
          <w:t>Johns</w:t>
        </w:r>
        <w:r w:rsidR="005C44ED" w:rsidRPr="008218DC">
          <w:rPr>
            <w:rFonts w:asciiTheme="minorHAnsi" w:hAnsiTheme="minorHAnsi"/>
          </w:rPr>
          <w:t xml:space="preserve"> </w:t>
        </w:r>
      </w:ins>
      <w:r w:rsidR="001C6D8B" w:rsidRPr="008218DC">
        <w:rPr>
          <w:rFonts w:asciiTheme="minorHAnsi" w:hAnsiTheme="minorHAnsi"/>
        </w:rPr>
        <w:t>Hopkin</w:t>
      </w:r>
      <w:r w:rsidR="00F73E56" w:rsidRPr="008218DC">
        <w:rPr>
          <w:rFonts w:asciiTheme="minorHAnsi" w:hAnsiTheme="minorHAnsi"/>
        </w:rPr>
        <w:t xml:space="preserve">s, this project seeks to use these metamaterials to </w:t>
      </w:r>
      <w:r w:rsidR="00F667B3" w:rsidRPr="008218DC">
        <w:rPr>
          <w:rFonts w:asciiTheme="minorHAnsi" w:hAnsiTheme="minorHAnsi"/>
        </w:rPr>
        <w:t>control noise and turbule</w:t>
      </w:r>
      <w:r w:rsidR="00F73E56" w:rsidRPr="008218DC">
        <w:rPr>
          <w:rFonts w:asciiTheme="minorHAnsi" w:hAnsiTheme="minorHAnsi"/>
        </w:rPr>
        <w:t xml:space="preserve">nt flow. </w:t>
      </w:r>
      <w:r w:rsidR="00F667B3" w:rsidRPr="008218DC">
        <w:rPr>
          <w:rFonts w:asciiTheme="minorHAnsi" w:hAnsiTheme="minorHAnsi"/>
        </w:rPr>
        <w:t xml:space="preserve"> </w:t>
      </w:r>
    </w:p>
    <w:p w14:paraId="5771A86C" w14:textId="6C9B4BB2" w:rsidR="00F667B3" w:rsidRPr="008218DC" w:rsidRDefault="001C6D8B" w:rsidP="00F667B3">
      <w:pPr>
        <w:pStyle w:val="NormalWeb"/>
        <w:rPr>
          <w:rFonts w:asciiTheme="minorHAnsi" w:hAnsiTheme="minorHAnsi"/>
        </w:rPr>
      </w:pPr>
      <w:r w:rsidRPr="008218DC">
        <w:rPr>
          <w:rFonts w:asciiTheme="minorHAnsi" w:hAnsiTheme="minorHAnsi"/>
        </w:rPr>
        <w:t>Gokani also got into music at an early age. He is s</w:t>
      </w:r>
      <w:r w:rsidR="00F667B3" w:rsidRPr="008218DC">
        <w:rPr>
          <w:rFonts w:asciiTheme="minorHAnsi" w:hAnsiTheme="minorHAnsi"/>
        </w:rPr>
        <w:t>elf-taught on</w:t>
      </w:r>
      <w:r w:rsidRPr="008218DC">
        <w:rPr>
          <w:rFonts w:asciiTheme="minorHAnsi" w:hAnsiTheme="minorHAnsi"/>
        </w:rPr>
        <w:t xml:space="preserve"> the</w:t>
      </w:r>
      <w:r w:rsidR="00F667B3" w:rsidRPr="008218DC">
        <w:rPr>
          <w:rFonts w:asciiTheme="minorHAnsi" w:hAnsiTheme="minorHAnsi"/>
        </w:rPr>
        <w:t xml:space="preserve"> piano</w:t>
      </w:r>
      <w:r w:rsidRPr="008218DC">
        <w:rPr>
          <w:rFonts w:asciiTheme="minorHAnsi" w:hAnsiTheme="minorHAnsi"/>
        </w:rPr>
        <w:t xml:space="preserve"> and</w:t>
      </w:r>
      <w:r w:rsidR="00F667B3" w:rsidRPr="008218DC">
        <w:rPr>
          <w:rFonts w:asciiTheme="minorHAnsi" w:hAnsiTheme="minorHAnsi"/>
        </w:rPr>
        <w:t xml:space="preserve"> later picked up bass and guitar before</w:t>
      </w:r>
      <w:r w:rsidRPr="008218DC">
        <w:rPr>
          <w:rFonts w:asciiTheme="minorHAnsi" w:hAnsiTheme="minorHAnsi"/>
        </w:rPr>
        <w:t xml:space="preserve"> going on to</w:t>
      </w:r>
      <w:r w:rsidR="00F667B3" w:rsidRPr="008218DC">
        <w:rPr>
          <w:rFonts w:asciiTheme="minorHAnsi" w:hAnsiTheme="minorHAnsi"/>
        </w:rPr>
        <w:t xml:space="preserve"> study </w:t>
      </w:r>
      <w:r w:rsidRPr="008218DC">
        <w:rPr>
          <w:rFonts w:asciiTheme="minorHAnsi" w:hAnsiTheme="minorHAnsi"/>
        </w:rPr>
        <w:t>P</w:t>
      </w:r>
      <w:r w:rsidR="00F667B3" w:rsidRPr="008218DC">
        <w:rPr>
          <w:rFonts w:asciiTheme="minorHAnsi" w:hAnsiTheme="minorHAnsi"/>
        </w:rPr>
        <w:t xml:space="preserve">hysics with a minor in </w:t>
      </w:r>
      <w:r w:rsidRPr="008218DC">
        <w:rPr>
          <w:rFonts w:asciiTheme="minorHAnsi" w:hAnsiTheme="minorHAnsi"/>
        </w:rPr>
        <w:t>M</w:t>
      </w:r>
      <w:r w:rsidR="00F667B3" w:rsidRPr="008218DC">
        <w:rPr>
          <w:rFonts w:asciiTheme="minorHAnsi" w:hAnsiTheme="minorHAnsi"/>
        </w:rPr>
        <w:t>usic at</w:t>
      </w:r>
      <w:r w:rsidRPr="008218DC">
        <w:rPr>
          <w:rFonts w:asciiTheme="minorHAnsi" w:hAnsiTheme="minorHAnsi"/>
        </w:rPr>
        <w:t xml:space="preserve"> the University of Texas at</w:t>
      </w:r>
      <w:r w:rsidR="00F667B3" w:rsidRPr="008218DC">
        <w:rPr>
          <w:rFonts w:asciiTheme="minorHAnsi" w:hAnsiTheme="minorHAnsi"/>
        </w:rPr>
        <w:t xml:space="preserve"> Dallas. Today, as a fifth-year doctoral student preparing </w:t>
      </w:r>
      <w:r w:rsidRPr="008218DC">
        <w:rPr>
          <w:rFonts w:asciiTheme="minorHAnsi" w:hAnsiTheme="minorHAnsi"/>
        </w:rPr>
        <w:t xml:space="preserve">to defense his </w:t>
      </w:r>
      <w:del w:id="8" w:author="Chirag Gokani" w:date="2026-01-26T18:13:00Z" w16du:dateUtc="2026-01-27T00:13:00Z">
        <w:r w:rsidRPr="008218DC" w:rsidDel="005C44ED">
          <w:rPr>
            <w:rFonts w:asciiTheme="minorHAnsi" w:hAnsiTheme="minorHAnsi"/>
          </w:rPr>
          <w:delText>thesis</w:delText>
        </w:r>
      </w:del>
      <w:ins w:id="9" w:author="Chirag Gokani" w:date="2026-01-26T18:13:00Z" w16du:dateUtc="2026-01-27T00:13:00Z">
        <w:r w:rsidR="005C44ED">
          <w:rPr>
            <w:rFonts w:asciiTheme="minorHAnsi" w:hAnsiTheme="minorHAnsi"/>
          </w:rPr>
          <w:t>dissertation</w:t>
        </w:r>
      </w:ins>
      <w:r w:rsidR="00F667B3" w:rsidRPr="008218DC">
        <w:rPr>
          <w:rFonts w:asciiTheme="minorHAnsi" w:hAnsiTheme="minorHAnsi"/>
        </w:rPr>
        <w:t xml:space="preserve">, </w:t>
      </w:r>
      <w:r w:rsidRPr="008218DC">
        <w:rPr>
          <w:rFonts w:asciiTheme="minorHAnsi" w:hAnsiTheme="minorHAnsi"/>
        </w:rPr>
        <w:t>Gokani</w:t>
      </w:r>
      <w:r w:rsidR="00F667B3" w:rsidRPr="008218DC">
        <w:rPr>
          <w:rFonts w:asciiTheme="minorHAnsi" w:hAnsiTheme="minorHAnsi"/>
        </w:rPr>
        <w:t xml:space="preserve"> focuses on </w:t>
      </w:r>
      <w:ins w:id="10" w:author="Chirag Gokani" w:date="2026-01-26T18:13:00Z" w16du:dateUtc="2026-01-27T00:13:00Z">
        <w:r w:rsidR="008536AD">
          <w:rPr>
            <w:rFonts w:asciiTheme="minorHAnsi" w:hAnsiTheme="minorHAnsi"/>
          </w:rPr>
          <w:t xml:space="preserve">topics in </w:t>
        </w:r>
      </w:ins>
      <w:r w:rsidR="00F667B3" w:rsidRPr="008218DC">
        <w:rPr>
          <w:rFonts w:asciiTheme="minorHAnsi" w:hAnsiTheme="minorHAnsi"/>
        </w:rPr>
        <w:t>physical acoustics</w:t>
      </w:r>
      <w:ins w:id="11" w:author="Chirag Gokani" w:date="2026-01-26T20:14:00Z" w16du:dateUtc="2026-01-27T02:14:00Z">
        <w:r w:rsidR="00C675EA">
          <w:rPr>
            <w:rFonts w:asciiTheme="minorHAnsi" w:hAnsiTheme="minorHAnsi"/>
          </w:rPr>
          <w:t>,</w:t>
        </w:r>
      </w:ins>
      <w:r w:rsidR="00F73E56" w:rsidRPr="008218DC">
        <w:rPr>
          <w:rFonts w:asciiTheme="minorHAnsi" w:hAnsiTheme="minorHAnsi"/>
        </w:rPr>
        <w:t xml:space="preserve"> like </w:t>
      </w:r>
      <w:r w:rsidR="00F667B3" w:rsidRPr="008218DC">
        <w:rPr>
          <w:rFonts w:asciiTheme="minorHAnsi" w:hAnsiTheme="minorHAnsi"/>
        </w:rPr>
        <w:t>understanding how sound waves interact with objects through scattering and diffraction.</w:t>
      </w:r>
    </w:p>
    <w:p w14:paraId="017209CA" w14:textId="37E5DAA5" w:rsidR="009D78C6" w:rsidRPr="008218DC" w:rsidRDefault="00F73E56" w:rsidP="00F667B3">
      <w:pPr>
        <w:pStyle w:val="NormalWeb"/>
        <w:rPr>
          <w:rFonts w:asciiTheme="minorHAnsi" w:hAnsiTheme="minorHAnsi"/>
        </w:rPr>
      </w:pPr>
      <w:r w:rsidRPr="008218DC">
        <w:rPr>
          <w:rFonts w:asciiTheme="minorHAnsi" w:hAnsiTheme="minorHAnsi"/>
        </w:rPr>
        <w:t xml:space="preserve">The pair </w:t>
      </w:r>
      <w:r w:rsidR="009D78C6" w:rsidRPr="008218DC">
        <w:rPr>
          <w:rFonts w:asciiTheme="minorHAnsi" w:hAnsiTheme="minorHAnsi"/>
        </w:rPr>
        <w:t xml:space="preserve">first </w:t>
      </w:r>
      <w:r w:rsidRPr="008218DC">
        <w:rPr>
          <w:rFonts w:asciiTheme="minorHAnsi" w:hAnsiTheme="minorHAnsi"/>
        </w:rPr>
        <w:t>connected not through music,</w:t>
      </w:r>
      <w:r w:rsidR="00F667B3" w:rsidRPr="008218DC">
        <w:rPr>
          <w:rFonts w:asciiTheme="minorHAnsi" w:hAnsiTheme="minorHAnsi"/>
        </w:rPr>
        <w:t xml:space="preserve"> but through </w:t>
      </w:r>
      <w:ins w:id="12" w:author="Chirag Gokani" w:date="2026-01-26T20:15:00Z" w16du:dateUtc="2026-01-27T02:15:00Z">
        <w:r w:rsidR="00C675EA">
          <w:rPr>
            <w:rFonts w:asciiTheme="minorHAnsi" w:hAnsiTheme="minorHAnsi"/>
          </w:rPr>
          <w:t xml:space="preserve">weekly </w:t>
        </w:r>
      </w:ins>
      <w:del w:id="13" w:author="Chirag Gokani" w:date="2026-01-26T20:15:00Z" w16du:dateUtc="2026-01-27T02:15:00Z">
        <w:r w:rsidR="00F667B3" w:rsidRPr="008218DC" w:rsidDel="00C675EA">
          <w:rPr>
            <w:rFonts w:asciiTheme="minorHAnsi" w:hAnsiTheme="minorHAnsi"/>
          </w:rPr>
          <w:delText xml:space="preserve">acoustics </w:delText>
        </w:r>
      </w:del>
      <w:r w:rsidR="001039AF">
        <w:rPr>
          <w:rFonts w:asciiTheme="minorHAnsi" w:hAnsiTheme="minorHAnsi"/>
        </w:rPr>
        <w:t xml:space="preserve">seminars </w:t>
      </w:r>
      <w:ins w:id="14" w:author="Chirag Gokani" w:date="2026-01-26T20:15:00Z" w16du:dateUtc="2026-01-27T02:15:00Z">
        <w:r w:rsidR="00C675EA">
          <w:rPr>
            <w:rFonts w:asciiTheme="minorHAnsi" w:hAnsiTheme="minorHAnsi"/>
          </w:rPr>
          <w:t>hosted by the Graduate Program in Acoustics</w:t>
        </w:r>
      </w:ins>
      <w:r w:rsidR="00435683" w:rsidRPr="008218DC">
        <w:rPr>
          <w:rFonts w:asciiTheme="minorHAnsi" w:hAnsiTheme="minorHAnsi"/>
        </w:rPr>
        <w:t xml:space="preserve">. They describe the acoustics community on campus as a family, with faculty advisors Mark Hamilton, Preston Wilson and Michael Haberman being a guiding force. </w:t>
      </w:r>
    </w:p>
    <w:p w14:paraId="18C11D14" w14:textId="434DDDFD" w:rsidR="00E515DE" w:rsidRPr="008218DC" w:rsidRDefault="00E515DE" w:rsidP="00F667B3">
      <w:pPr>
        <w:pStyle w:val="NormalWeb"/>
        <w:rPr>
          <w:rFonts w:asciiTheme="minorHAnsi" w:hAnsiTheme="minorHAnsi"/>
        </w:rPr>
      </w:pPr>
      <w:r w:rsidRPr="008218DC">
        <w:rPr>
          <w:rFonts w:asciiTheme="minorHAnsi" w:hAnsiTheme="minorHAnsi"/>
        </w:rPr>
        <w:t>“Grad school has this image of being stressful with no time for anything else,” Gokani says. “But here it’s been the opposite. Our advisors actively support us having lives outside research.”</w:t>
      </w:r>
    </w:p>
    <w:p w14:paraId="31362989" w14:textId="7AA16992" w:rsidR="00F667B3" w:rsidRPr="008218DC" w:rsidRDefault="00DE7E2A" w:rsidP="00F667B3">
      <w:pPr>
        <w:pStyle w:val="NormalWeb"/>
        <w:rPr>
          <w:rFonts w:asciiTheme="minorHAnsi" w:hAnsiTheme="minorHAnsi"/>
        </w:rPr>
      </w:pPr>
      <w:r w:rsidRPr="008218DC">
        <w:rPr>
          <w:rFonts w:asciiTheme="minorHAnsi" w:hAnsiTheme="minorHAnsi"/>
        </w:rPr>
        <w:t>At the time</w:t>
      </w:r>
      <w:r w:rsidR="00F31576" w:rsidRPr="008218DC">
        <w:rPr>
          <w:rFonts w:asciiTheme="minorHAnsi" w:hAnsiTheme="minorHAnsi"/>
        </w:rPr>
        <w:t>,</w:t>
      </w:r>
      <w:r w:rsidRPr="008218DC">
        <w:rPr>
          <w:rFonts w:asciiTheme="minorHAnsi" w:hAnsiTheme="minorHAnsi"/>
        </w:rPr>
        <w:t xml:space="preserve"> both were enjoying their own musical pursuits, Wong with her jazz fusion band</w:t>
      </w:r>
      <w:ins w:id="15" w:author="Chirag Gokani" w:date="2026-01-26T20:16:00Z" w16du:dateUtc="2026-01-27T02:16:00Z">
        <w:r w:rsidR="004404AA">
          <w:rPr>
            <w:rFonts w:asciiTheme="minorHAnsi" w:hAnsiTheme="minorHAnsi"/>
          </w:rPr>
          <w:t>,</w:t>
        </w:r>
      </w:ins>
      <w:r w:rsidRPr="008218DC">
        <w:rPr>
          <w:rFonts w:asciiTheme="minorHAnsi" w:hAnsiTheme="minorHAnsi"/>
        </w:rPr>
        <w:t xml:space="preserve"> The Reading Club</w:t>
      </w:r>
      <w:ins w:id="16" w:author="Chirag Gokani" w:date="2026-01-26T20:16:00Z" w16du:dateUtc="2026-01-27T02:16:00Z">
        <w:r w:rsidR="004404AA">
          <w:rPr>
            <w:rFonts w:asciiTheme="minorHAnsi" w:hAnsiTheme="minorHAnsi"/>
          </w:rPr>
          <w:t>,</w:t>
        </w:r>
      </w:ins>
      <w:r w:rsidRPr="008218DC">
        <w:rPr>
          <w:rFonts w:asciiTheme="minorHAnsi" w:hAnsiTheme="minorHAnsi"/>
        </w:rPr>
        <w:t xml:space="preserve"> and Gokani as a solo artist. Once Gokani invited Wong to </w:t>
      </w:r>
      <w:r w:rsidR="001039AF">
        <w:rPr>
          <w:rFonts w:asciiTheme="minorHAnsi" w:hAnsiTheme="minorHAnsi"/>
        </w:rPr>
        <w:t xml:space="preserve">play </w:t>
      </w:r>
      <w:r w:rsidRPr="008218DC">
        <w:rPr>
          <w:rFonts w:asciiTheme="minorHAnsi" w:hAnsiTheme="minorHAnsi"/>
        </w:rPr>
        <w:t xml:space="preserve">with him </w:t>
      </w:r>
      <w:r w:rsidRPr="008218DC">
        <w:rPr>
          <w:rFonts w:asciiTheme="minorHAnsi" w:hAnsiTheme="minorHAnsi"/>
        </w:rPr>
        <w:lastRenderedPageBreak/>
        <w:t xml:space="preserve">at the Georgetown Art </w:t>
      </w:r>
      <w:del w:id="17" w:author="Chirag Gokani" w:date="2026-01-26T19:01:00Z" w16du:dateUtc="2026-01-27T01:01:00Z">
        <w:r w:rsidRPr="008218DC" w:rsidDel="00AB65FF">
          <w:rPr>
            <w:rFonts w:asciiTheme="minorHAnsi" w:hAnsiTheme="minorHAnsi"/>
          </w:rPr>
          <w:delText>Gallery</w:delText>
        </w:r>
      </w:del>
      <w:ins w:id="18" w:author="Chirag Gokani" w:date="2026-01-26T19:01:00Z" w16du:dateUtc="2026-01-27T01:01:00Z">
        <w:r w:rsidR="00AB65FF">
          <w:rPr>
            <w:rFonts w:asciiTheme="minorHAnsi" w:hAnsiTheme="minorHAnsi"/>
          </w:rPr>
          <w:t>Center</w:t>
        </w:r>
      </w:ins>
      <w:r w:rsidRPr="008218DC">
        <w:rPr>
          <w:rFonts w:asciiTheme="minorHAnsi" w:hAnsiTheme="minorHAnsi"/>
        </w:rPr>
        <w:t>, a permanent duet was formed</w:t>
      </w:r>
      <w:del w:id="19" w:author="Chirag Gokani" w:date="2026-01-26T20:17:00Z" w16du:dateUtc="2026-01-27T02:17:00Z">
        <w:r w:rsidRPr="008218DC" w:rsidDel="004404AA">
          <w:rPr>
            <w:rFonts w:asciiTheme="minorHAnsi" w:hAnsiTheme="minorHAnsi"/>
          </w:rPr>
          <w:delText>, although they are currently unnamed</w:delText>
        </w:r>
      </w:del>
      <w:r w:rsidRPr="008218DC">
        <w:rPr>
          <w:rFonts w:asciiTheme="minorHAnsi" w:hAnsiTheme="minorHAnsi"/>
        </w:rPr>
        <w:t>. Soon they were playing together around Austin and</w:t>
      </w:r>
      <w:r w:rsidR="00F31576" w:rsidRPr="008218DC">
        <w:rPr>
          <w:rFonts w:asciiTheme="minorHAnsi" w:hAnsiTheme="minorHAnsi"/>
        </w:rPr>
        <w:t xml:space="preserve"> at</w:t>
      </w:r>
      <w:r w:rsidRPr="008218DC">
        <w:rPr>
          <w:rFonts w:asciiTheme="minorHAnsi" w:hAnsiTheme="minorHAnsi"/>
        </w:rPr>
        <w:t xml:space="preserve"> faculty gatherings. </w:t>
      </w:r>
    </w:p>
    <w:p w14:paraId="4433D28F" w14:textId="0D359FA5" w:rsidR="00B44A1E" w:rsidRPr="008218DC" w:rsidRDefault="00B44A1E" w:rsidP="00F667B3">
      <w:pPr>
        <w:pStyle w:val="NormalWeb"/>
        <w:rPr>
          <w:rFonts w:asciiTheme="minorHAnsi" w:hAnsiTheme="minorHAnsi"/>
        </w:rPr>
      </w:pPr>
      <w:r w:rsidRPr="008218DC">
        <w:rPr>
          <w:rFonts w:asciiTheme="minorHAnsi" w:hAnsiTheme="minorHAnsi"/>
        </w:rPr>
        <w:t xml:space="preserve">The two see acoustics as a way of better appreciating music. </w:t>
      </w:r>
    </w:p>
    <w:p w14:paraId="36A080CE" w14:textId="0356A3B4" w:rsidR="00B44A1E" w:rsidRPr="008218DC" w:rsidRDefault="00B44A1E" w:rsidP="00B44A1E">
      <w:pPr>
        <w:shd w:val="clear" w:color="auto" w:fill="FFFFFF"/>
        <w:spacing w:after="0" w:line="240" w:lineRule="auto"/>
        <w:rPr>
          <w:rFonts w:eastAsia="Times New Roman" w:cs="Times New Roman"/>
          <w:kern w:val="0"/>
          <w14:ligatures w14:val="none"/>
        </w:rPr>
      </w:pPr>
      <w:r w:rsidRPr="008218DC">
        <w:t>“</w:t>
      </w:r>
      <w:r w:rsidRPr="008218DC">
        <w:rPr>
          <w:rFonts w:eastAsia="Times New Roman" w:cs="Times New Roman"/>
          <w:kern w:val="0"/>
          <w14:ligatures w14:val="none"/>
        </w:rPr>
        <w:t>I think my love for music has grown through my academic studies,” Gokani said. “Acoustics is a reminder of the beauty of nature and the fact that we're surrounded by waves of all types.”</w:t>
      </w:r>
    </w:p>
    <w:p w14:paraId="02594573" w14:textId="77777777" w:rsidR="00B44A1E" w:rsidRPr="008218DC" w:rsidRDefault="00B44A1E" w:rsidP="00B44A1E">
      <w:pPr>
        <w:shd w:val="clear" w:color="auto" w:fill="FFFFFF"/>
        <w:spacing w:after="0" w:line="240" w:lineRule="auto"/>
        <w:rPr>
          <w:rFonts w:eastAsia="Times New Roman" w:cs="Times New Roman"/>
          <w:kern w:val="0"/>
          <w14:ligatures w14:val="none"/>
        </w:rPr>
      </w:pPr>
    </w:p>
    <w:p w14:paraId="1EC98E33" w14:textId="0C7A0E24" w:rsidR="00B44A1E" w:rsidRPr="008218DC" w:rsidRDefault="00612DD0" w:rsidP="00B44A1E">
      <w:pPr>
        <w:shd w:val="clear" w:color="auto" w:fill="FFFFFF"/>
        <w:spacing w:after="0" w:line="240" w:lineRule="auto"/>
        <w:rPr>
          <w:rFonts w:eastAsia="Times New Roman" w:cs="Times New Roman"/>
          <w:kern w:val="0"/>
          <w14:ligatures w14:val="none"/>
        </w:rPr>
      </w:pPr>
      <w:ins w:id="20" w:author="Chirag Gokani" w:date="2026-01-26T20:23:00Z" w16du:dateUtc="2026-01-27T02:23:00Z">
        <w:r>
          <w:rPr>
            <w:rFonts w:eastAsia="Times New Roman" w:cs="Times New Roman"/>
            <w:kern w:val="0"/>
            <w14:ligatures w14:val="none"/>
          </w:rPr>
          <w:t xml:space="preserve">Gokani echoed </w:t>
        </w:r>
      </w:ins>
      <w:del w:id="21" w:author="Chirag Gokani" w:date="2026-01-26T20:23:00Z" w16du:dateUtc="2026-01-27T02:23:00Z">
        <w:r w:rsidR="00B44A1E" w:rsidRPr="008218DC" w:rsidDel="00612DD0">
          <w:rPr>
            <w:rFonts w:eastAsia="Times New Roman" w:cs="Times New Roman"/>
            <w:kern w:val="0"/>
            <w14:ligatures w14:val="none"/>
          </w:rPr>
          <w:delText>The unofficial motto of p</w:delText>
        </w:r>
      </w:del>
      <w:ins w:id="22" w:author="Chirag Gokani" w:date="2026-01-26T20:23:00Z" w16du:dateUtc="2026-01-27T02:23:00Z">
        <w:r>
          <w:rPr>
            <w:rFonts w:eastAsia="Times New Roman" w:cs="Times New Roman"/>
            <w:kern w:val="0"/>
            <w14:ligatures w14:val="none"/>
          </w:rPr>
          <w:t>P</w:t>
        </w:r>
      </w:ins>
      <w:r w:rsidR="00B44A1E" w:rsidRPr="008218DC">
        <w:rPr>
          <w:rFonts w:eastAsia="Times New Roman" w:cs="Times New Roman"/>
          <w:kern w:val="0"/>
          <w14:ligatures w14:val="none"/>
        </w:rPr>
        <w:t>rofessor Hamilton</w:t>
      </w:r>
      <w:ins w:id="23" w:author="Chirag Gokani" w:date="2026-01-26T20:24:00Z" w16du:dateUtc="2026-01-27T02:24:00Z">
        <w:r>
          <w:rPr>
            <w:rFonts w:eastAsia="Times New Roman" w:cs="Times New Roman"/>
            <w:kern w:val="0"/>
            <w14:ligatures w14:val="none"/>
          </w:rPr>
          <w:t>,</w:t>
        </w:r>
      </w:ins>
      <w:r w:rsidR="00B44A1E" w:rsidRPr="008218DC">
        <w:rPr>
          <w:rFonts w:eastAsia="Times New Roman" w:cs="Times New Roman"/>
          <w:kern w:val="0"/>
          <w14:ligatures w14:val="none"/>
        </w:rPr>
        <w:t xml:space="preserve"> </w:t>
      </w:r>
      <w:ins w:id="24" w:author="Chirag Gokani" w:date="2026-01-26T20:33:00Z" w16du:dateUtc="2026-01-27T02:33:00Z">
        <w:r w:rsidR="001039AF">
          <w:rPr>
            <w:rFonts w:eastAsia="Times New Roman" w:cs="Times New Roman"/>
            <w:kern w:val="0"/>
            <w14:ligatures w14:val="none"/>
          </w:rPr>
          <w:t xml:space="preserve">who reminds </w:t>
        </w:r>
      </w:ins>
      <w:ins w:id="25" w:author="Chirag Gokani" w:date="2026-01-26T20:45:00Z" w16du:dateUtc="2026-01-27T02:45:00Z">
        <w:r w:rsidR="000B08C6">
          <w:rPr>
            <w:rFonts w:eastAsia="Times New Roman" w:cs="Times New Roman"/>
            <w:kern w:val="0"/>
            <w14:ligatures w14:val="none"/>
          </w:rPr>
          <w:t xml:space="preserve">his students that </w:t>
        </w:r>
      </w:ins>
      <w:del w:id="26" w:author="Chirag Gokani" w:date="2026-01-26T20:24:00Z" w16du:dateUtc="2026-01-27T02:24:00Z">
        <w:r w:rsidR="00B44A1E" w:rsidRPr="008218DC" w:rsidDel="00612DD0">
          <w:rPr>
            <w:rFonts w:eastAsia="Times New Roman" w:cs="Times New Roman"/>
            <w:kern w:val="0"/>
            <w14:ligatures w14:val="none"/>
          </w:rPr>
          <w:delText xml:space="preserve">is </w:delText>
        </w:r>
      </w:del>
      <w:r w:rsidR="00B44A1E" w:rsidRPr="008218DC">
        <w:rPr>
          <w:rFonts w:eastAsia="Times New Roman" w:cs="Times New Roman"/>
          <w:kern w:val="0"/>
          <w14:ligatures w14:val="none"/>
        </w:rPr>
        <w:t>‘A wave is a wave</w:t>
      </w:r>
      <w:ins w:id="27" w:author="Chirag Gokani" w:date="2026-01-26T20:22:00Z" w16du:dateUtc="2026-01-27T02:22:00Z">
        <w:r>
          <w:rPr>
            <w:rFonts w:eastAsia="Times New Roman" w:cs="Times New Roman"/>
            <w:kern w:val="0"/>
            <w14:ligatures w14:val="none"/>
          </w:rPr>
          <w:t>,</w:t>
        </w:r>
      </w:ins>
      <w:r w:rsidR="00B44A1E" w:rsidRPr="008218DC">
        <w:rPr>
          <w:rFonts w:eastAsia="Times New Roman" w:cs="Times New Roman"/>
          <w:kern w:val="0"/>
          <w14:ligatures w14:val="none"/>
        </w:rPr>
        <w:t>’</w:t>
      </w:r>
      <w:del w:id="28" w:author="Chirag Gokani" w:date="2026-01-26T20:22:00Z" w16du:dateUtc="2026-01-27T02:22:00Z">
        <w:r w:rsidR="00B44A1E" w:rsidRPr="008218DC" w:rsidDel="00612DD0">
          <w:rPr>
            <w:rFonts w:eastAsia="Times New Roman" w:cs="Times New Roman"/>
            <w:kern w:val="0"/>
            <w14:ligatures w14:val="none"/>
          </w:rPr>
          <w:delText>.</w:delText>
        </w:r>
      </w:del>
      <w:r w:rsidR="00B44A1E" w:rsidRPr="008218DC">
        <w:rPr>
          <w:rFonts w:eastAsia="Times New Roman" w:cs="Times New Roman"/>
          <w:kern w:val="0"/>
          <w14:ligatures w14:val="none"/>
        </w:rPr>
        <w:t xml:space="preserve"> </w:t>
      </w:r>
      <w:ins w:id="29" w:author="Chirag Gokani" w:date="2026-01-26T20:45:00Z" w16du:dateUtc="2026-01-27T02:45:00Z">
        <w:r w:rsidR="000B08C6">
          <w:rPr>
            <w:rFonts w:eastAsia="Times New Roman" w:cs="Times New Roman"/>
            <w:kern w:val="0"/>
            <w14:ligatures w14:val="none"/>
          </w:rPr>
          <w:t xml:space="preserve">in reference </w:t>
        </w:r>
      </w:ins>
      <w:ins w:id="30" w:author="Chirag Gokani" w:date="2026-01-26T20:22:00Z" w16du:dateUtc="2026-01-27T02:22:00Z">
        <w:r>
          <w:rPr>
            <w:rFonts w:eastAsia="Times New Roman" w:cs="Times New Roman"/>
            <w:kern w:val="0"/>
            <w14:ligatures w14:val="none"/>
          </w:rPr>
          <w:t xml:space="preserve">to the fact that </w:t>
        </w:r>
      </w:ins>
      <w:del w:id="31" w:author="Chirag Gokani" w:date="2026-01-26T20:22:00Z" w16du:dateUtc="2026-01-27T02:22:00Z">
        <w:r w:rsidR="00B44A1E" w:rsidRPr="008218DC" w:rsidDel="00612DD0">
          <w:rPr>
            <w:rFonts w:eastAsia="Times New Roman" w:cs="Times New Roman"/>
            <w:kern w:val="0"/>
            <w14:ligatures w14:val="none"/>
          </w:rPr>
          <w:delText xml:space="preserve">Meaning if you can </w:delText>
        </w:r>
      </w:del>
      <w:r w:rsidR="00B44A1E" w:rsidRPr="008218DC">
        <w:rPr>
          <w:rFonts w:eastAsia="Times New Roman" w:cs="Times New Roman"/>
          <w:kern w:val="0"/>
          <w14:ligatures w14:val="none"/>
        </w:rPr>
        <w:t>understand</w:t>
      </w:r>
      <w:ins w:id="32" w:author="Chirag Gokani" w:date="2026-01-26T20:22:00Z" w16du:dateUtc="2026-01-27T02:22:00Z">
        <w:r>
          <w:rPr>
            <w:rFonts w:eastAsia="Times New Roman" w:cs="Times New Roman"/>
            <w:kern w:val="0"/>
            <w14:ligatures w14:val="none"/>
          </w:rPr>
          <w:t>ing</w:t>
        </w:r>
      </w:ins>
      <w:r w:rsidR="00B44A1E" w:rsidRPr="008218DC">
        <w:rPr>
          <w:rFonts w:eastAsia="Times New Roman" w:cs="Times New Roman"/>
          <w:kern w:val="0"/>
          <w14:ligatures w14:val="none"/>
        </w:rPr>
        <w:t xml:space="preserve"> </w:t>
      </w:r>
      <w:del w:id="33" w:author="Chirag Gokani" w:date="2026-01-26T20:23:00Z" w16du:dateUtc="2026-01-27T02:23:00Z">
        <w:r w:rsidR="00B44A1E" w:rsidRPr="008218DC" w:rsidDel="00612DD0">
          <w:rPr>
            <w:rFonts w:eastAsia="Times New Roman" w:cs="Times New Roman"/>
            <w:kern w:val="0"/>
            <w14:ligatures w14:val="none"/>
          </w:rPr>
          <w:delText xml:space="preserve">an </w:delText>
        </w:r>
      </w:del>
      <w:r w:rsidR="00B44A1E" w:rsidRPr="008218DC">
        <w:rPr>
          <w:rFonts w:eastAsia="Times New Roman" w:cs="Times New Roman"/>
          <w:kern w:val="0"/>
          <w14:ligatures w14:val="none"/>
        </w:rPr>
        <w:t>acoustic wave</w:t>
      </w:r>
      <w:ins w:id="34" w:author="Chirag Gokani" w:date="2026-01-26T20:23:00Z" w16du:dateUtc="2026-01-27T02:23:00Z">
        <w:r>
          <w:rPr>
            <w:rFonts w:eastAsia="Times New Roman" w:cs="Times New Roman"/>
            <w:kern w:val="0"/>
            <w14:ligatures w14:val="none"/>
          </w:rPr>
          <w:t>s</w:t>
        </w:r>
      </w:ins>
      <w:del w:id="35" w:author="Chirag Gokani" w:date="2026-01-26T20:22:00Z" w16du:dateUtc="2026-01-27T02:22:00Z">
        <w:r w:rsidR="00B44A1E" w:rsidRPr="008218DC" w:rsidDel="00612DD0">
          <w:rPr>
            <w:rFonts w:eastAsia="Times New Roman" w:cs="Times New Roman"/>
            <w:kern w:val="0"/>
            <w14:ligatures w14:val="none"/>
          </w:rPr>
          <w:delText xml:space="preserve">, then you can also </w:delText>
        </w:r>
      </w:del>
      <w:ins w:id="36" w:author="Chirag Gokani" w:date="2026-01-26T20:22:00Z" w16du:dateUtc="2026-01-27T02:22:00Z">
        <w:r>
          <w:rPr>
            <w:rFonts w:eastAsia="Times New Roman" w:cs="Times New Roman"/>
            <w:kern w:val="0"/>
            <w14:ligatures w14:val="none"/>
          </w:rPr>
          <w:t xml:space="preserve"> allows one to also </w:t>
        </w:r>
      </w:ins>
      <w:r w:rsidR="00B44A1E" w:rsidRPr="008218DC">
        <w:rPr>
          <w:rFonts w:eastAsia="Times New Roman" w:cs="Times New Roman"/>
          <w:kern w:val="0"/>
          <w14:ligatures w14:val="none"/>
        </w:rPr>
        <w:t xml:space="preserve">understand </w:t>
      </w:r>
      <w:del w:id="37" w:author="Chirag Gokani" w:date="2026-01-26T20:22:00Z" w16du:dateUtc="2026-01-27T02:22:00Z">
        <w:r w:rsidR="00B44A1E" w:rsidRPr="008218DC" w:rsidDel="00612DD0">
          <w:rPr>
            <w:rFonts w:eastAsia="Times New Roman" w:cs="Times New Roman"/>
            <w:kern w:val="0"/>
            <w14:ligatures w14:val="none"/>
          </w:rPr>
          <w:delText xml:space="preserve">an </w:delText>
        </w:r>
      </w:del>
      <w:r w:rsidR="00B44A1E" w:rsidRPr="008218DC">
        <w:rPr>
          <w:rFonts w:eastAsia="Times New Roman" w:cs="Times New Roman"/>
          <w:kern w:val="0"/>
          <w14:ligatures w14:val="none"/>
        </w:rPr>
        <w:t>electromagnetic wave</w:t>
      </w:r>
      <w:ins w:id="38" w:author="Chirag Gokani" w:date="2026-01-26T20:22:00Z" w16du:dateUtc="2026-01-27T02:22:00Z">
        <w:r>
          <w:rPr>
            <w:rFonts w:eastAsia="Times New Roman" w:cs="Times New Roman"/>
            <w:kern w:val="0"/>
            <w14:ligatures w14:val="none"/>
          </w:rPr>
          <w:t>s,</w:t>
        </w:r>
      </w:ins>
      <w:r w:rsidR="00B44A1E" w:rsidRPr="008218DC">
        <w:rPr>
          <w:rFonts w:eastAsia="Times New Roman" w:cs="Times New Roman"/>
          <w:kern w:val="0"/>
          <w14:ligatures w14:val="none"/>
        </w:rPr>
        <w:t xml:space="preserve"> </w:t>
      </w:r>
      <w:del w:id="39" w:author="Chirag Gokani" w:date="2026-01-26T20:23:00Z" w16du:dateUtc="2026-01-27T02:23:00Z">
        <w:r w:rsidR="00B44A1E" w:rsidRPr="008218DC" w:rsidDel="00612DD0">
          <w:rPr>
            <w:rFonts w:eastAsia="Times New Roman" w:cs="Times New Roman"/>
            <w:kern w:val="0"/>
            <w14:ligatures w14:val="none"/>
          </w:rPr>
          <w:delText xml:space="preserve">or a </w:delText>
        </w:r>
      </w:del>
      <w:r w:rsidR="00B44A1E" w:rsidRPr="008218DC">
        <w:rPr>
          <w:rFonts w:eastAsia="Times New Roman" w:cs="Times New Roman"/>
          <w:kern w:val="0"/>
          <w14:ligatures w14:val="none"/>
        </w:rPr>
        <w:t>quantum mechanical wave</w:t>
      </w:r>
      <w:ins w:id="40" w:author="Chirag Gokani" w:date="2026-01-26T20:22:00Z" w16du:dateUtc="2026-01-27T02:22:00Z">
        <w:r>
          <w:rPr>
            <w:rFonts w:eastAsia="Times New Roman" w:cs="Times New Roman"/>
            <w:kern w:val="0"/>
            <w14:ligatures w14:val="none"/>
          </w:rPr>
          <w:t>s</w:t>
        </w:r>
      </w:ins>
      <w:r w:rsidR="00B44A1E" w:rsidRPr="008218DC">
        <w:rPr>
          <w:rFonts w:eastAsia="Times New Roman" w:cs="Times New Roman"/>
          <w:kern w:val="0"/>
          <w14:ligatures w14:val="none"/>
        </w:rPr>
        <w:t xml:space="preserve">, </w:t>
      </w:r>
      <w:ins w:id="41" w:author="Chirag Gokani" w:date="2026-01-26T20:23:00Z" w16du:dateUtc="2026-01-27T02:23:00Z">
        <w:r>
          <w:rPr>
            <w:rFonts w:eastAsia="Times New Roman" w:cs="Times New Roman"/>
            <w:kern w:val="0"/>
            <w14:ligatures w14:val="none"/>
          </w:rPr>
          <w:t xml:space="preserve">and </w:t>
        </w:r>
      </w:ins>
      <w:r w:rsidR="00B44A1E" w:rsidRPr="008218DC">
        <w:rPr>
          <w:rFonts w:eastAsia="Times New Roman" w:cs="Times New Roman"/>
          <w:kern w:val="0"/>
          <w14:ligatures w14:val="none"/>
        </w:rPr>
        <w:t xml:space="preserve">even </w:t>
      </w:r>
      <w:del w:id="42" w:author="Chirag Gokani" w:date="2026-01-26T20:22:00Z" w16du:dateUtc="2026-01-27T02:22:00Z">
        <w:r w:rsidR="00B44A1E" w:rsidRPr="008218DC" w:rsidDel="00612DD0">
          <w:rPr>
            <w:rFonts w:eastAsia="Times New Roman" w:cs="Times New Roman"/>
            <w:kern w:val="0"/>
            <w14:ligatures w14:val="none"/>
          </w:rPr>
          <w:delText xml:space="preserve">a </w:delText>
        </w:r>
      </w:del>
      <w:r w:rsidR="00B44A1E" w:rsidRPr="008218DC">
        <w:rPr>
          <w:rFonts w:eastAsia="Times New Roman" w:cs="Times New Roman"/>
          <w:kern w:val="0"/>
          <w14:ligatures w14:val="none"/>
        </w:rPr>
        <w:t>wave</w:t>
      </w:r>
      <w:ins w:id="43" w:author="Chirag Gokani" w:date="2026-01-26T20:23:00Z" w16du:dateUtc="2026-01-27T02:23:00Z">
        <w:r>
          <w:rPr>
            <w:rFonts w:eastAsia="Times New Roman" w:cs="Times New Roman"/>
            <w:kern w:val="0"/>
            <w14:ligatures w14:val="none"/>
          </w:rPr>
          <w:t>s</w:t>
        </w:r>
      </w:ins>
      <w:r w:rsidR="00B44A1E" w:rsidRPr="008218DC">
        <w:rPr>
          <w:rFonts w:eastAsia="Times New Roman" w:cs="Times New Roman"/>
          <w:kern w:val="0"/>
          <w14:ligatures w14:val="none"/>
        </w:rPr>
        <w:t xml:space="preserve"> in the ocean. Studying acoustics can connect </w:t>
      </w:r>
      <w:del w:id="44" w:author="Chirag Gokani" w:date="2026-01-26T20:23:00Z" w16du:dateUtc="2026-01-27T02:23:00Z">
        <w:r w:rsidR="00B44A1E" w:rsidRPr="008218DC" w:rsidDel="00612DD0">
          <w:rPr>
            <w:rFonts w:eastAsia="Times New Roman" w:cs="Times New Roman"/>
            <w:kern w:val="0"/>
            <w14:ligatures w14:val="none"/>
          </w:rPr>
          <w:delText xml:space="preserve">you </w:delText>
        </w:r>
      </w:del>
      <w:ins w:id="45" w:author="Chirag Gokani" w:date="2026-01-26T20:23:00Z" w16du:dateUtc="2026-01-27T02:23:00Z">
        <w:r>
          <w:rPr>
            <w:rFonts w:eastAsia="Times New Roman" w:cs="Times New Roman"/>
            <w:kern w:val="0"/>
            <w14:ligatures w14:val="none"/>
          </w:rPr>
          <w:t>students</w:t>
        </w:r>
        <w:r w:rsidRPr="008218DC">
          <w:rPr>
            <w:rFonts w:eastAsia="Times New Roman" w:cs="Times New Roman"/>
            <w:kern w:val="0"/>
            <w14:ligatures w14:val="none"/>
          </w:rPr>
          <w:t xml:space="preserve"> </w:t>
        </w:r>
      </w:ins>
      <w:r w:rsidR="00B44A1E" w:rsidRPr="008218DC">
        <w:rPr>
          <w:rFonts w:eastAsia="Times New Roman" w:cs="Times New Roman"/>
          <w:kern w:val="0"/>
          <w14:ligatures w14:val="none"/>
        </w:rPr>
        <w:t>to a wide range of fields like b</w:t>
      </w:r>
      <w:r w:rsidR="00D77E14" w:rsidRPr="008218DC">
        <w:rPr>
          <w:rFonts w:eastAsia="Times New Roman" w:cs="Times New Roman"/>
          <w:kern w:val="0"/>
          <w14:ligatures w14:val="none"/>
        </w:rPr>
        <w:t>iomechanics, architecture, and energy research.</w:t>
      </w:r>
    </w:p>
    <w:p w14:paraId="6438EC3B" w14:textId="79EB716A" w:rsidR="00B44A1E" w:rsidRPr="008218DC" w:rsidRDefault="00B44A1E" w:rsidP="00B44A1E">
      <w:pPr>
        <w:pStyle w:val="NormalWeb"/>
        <w:rPr>
          <w:rFonts w:asciiTheme="minorHAnsi" w:hAnsiTheme="minorHAnsi"/>
          <w:b/>
          <w:bCs/>
        </w:rPr>
      </w:pPr>
      <w:r w:rsidRPr="008218DC">
        <w:rPr>
          <w:rFonts w:asciiTheme="minorHAnsi" w:hAnsiTheme="minorHAnsi"/>
        </w:rPr>
        <w:t>As Wong puts it,</w:t>
      </w:r>
      <w:r w:rsidRPr="008218DC">
        <w:rPr>
          <w:rFonts w:asciiTheme="minorHAnsi" w:hAnsiTheme="minorHAnsi"/>
          <w:b/>
          <w:bCs/>
        </w:rPr>
        <w:t xml:space="preserve"> </w:t>
      </w:r>
      <w:r w:rsidRPr="008218DC">
        <w:rPr>
          <w:rStyle w:val="Strong"/>
          <w:rFonts w:asciiTheme="minorHAnsi" w:eastAsiaTheme="majorEastAsia" w:hAnsiTheme="minorHAnsi"/>
          <w:b w:val="0"/>
          <w:bCs w:val="0"/>
        </w:rPr>
        <w:t>“Acoustics is everywhere — in nature, in buildings, in music, in people’s lives. It’s a science that connects everything.”</w:t>
      </w:r>
    </w:p>
    <w:p w14:paraId="4B25D6AA" w14:textId="1FC448FB" w:rsidR="00B44A1E" w:rsidRPr="008218DC" w:rsidRDefault="00F667B3" w:rsidP="00F667B3">
      <w:pPr>
        <w:pStyle w:val="NormalWeb"/>
        <w:rPr>
          <w:rFonts w:asciiTheme="minorHAnsi" w:hAnsiTheme="minorHAnsi"/>
        </w:rPr>
      </w:pPr>
      <w:r w:rsidRPr="008218DC">
        <w:rPr>
          <w:rFonts w:asciiTheme="minorHAnsi" w:hAnsiTheme="minorHAnsi"/>
        </w:rPr>
        <w:t xml:space="preserve">Looking ahead, </w:t>
      </w:r>
      <w:r w:rsidR="00D77E14" w:rsidRPr="008218DC">
        <w:rPr>
          <w:rFonts w:asciiTheme="minorHAnsi" w:hAnsiTheme="minorHAnsi"/>
        </w:rPr>
        <w:t xml:space="preserve">Gokani has been awarded </w:t>
      </w:r>
      <w:del w:id="46" w:author="Chirag Gokani" w:date="2026-01-26T20:18:00Z" w16du:dateUtc="2026-01-27T02:18:00Z">
        <w:r w:rsidR="00D77E14" w:rsidRPr="008218DC" w:rsidDel="004404AA">
          <w:rPr>
            <w:rFonts w:asciiTheme="minorHAnsi" w:hAnsiTheme="minorHAnsi"/>
          </w:rPr>
          <w:delText xml:space="preserve">a </w:delText>
        </w:r>
      </w:del>
      <w:ins w:id="47" w:author="Chirag Gokani" w:date="2026-01-26T20:18:00Z" w16du:dateUtc="2026-01-27T02:18:00Z">
        <w:r w:rsidR="004404AA">
          <w:rPr>
            <w:rFonts w:asciiTheme="minorHAnsi" w:hAnsiTheme="minorHAnsi"/>
          </w:rPr>
          <w:t>the F. V. Hunt Postdoctoral F</w:t>
        </w:r>
      </w:ins>
      <w:del w:id="48" w:author="Chirag Gokani" w:date="2026-01-26T20:18:00Z" w16du:dateUtc="2026-01-27T02:18:00Z">
        <w:r w:rsidR="00D77E14" w:rsidRPr="008218DC" w:rsidDel="004404AA">
          <w:rPr>
            <w:rFonts w:asciiTheme="minorHAnsi" w:hAnsiTheme="minorHAnsi"/>
          </w:rPr>
          <w:delText>f</w:delText>
        </w:r>
      </w:del>
      <w:r w:rsidR="00D77E14" w:rsidRPr="008218DC">
        <w:rPr>
          <w:rFonts w:asciiTheme="minorHAnsi" w:hAnsiTheme="minorHAnsi"/>
        </w:rPr>
        <w:t xml:space="preserve">ellowship </w:t>
      </w:r>
      <w:del w:id="49" w:author="Chirag Gokani" w:date="2026-01-26T20:19:00Z" w16du:dateUtc="2026-01-27T02:19:00Z">
        <w:r w:rsidR="00D77E14" w:rsidRPr="008218DC" w:rsidDel="004404AA">
          <w:rPr>
            <w:rFonts w:asciiTheme="minorHAnsi" w:hAnsiTheme="minorHAnsi"/>
          </w:rPr>
          <w:delText xml:space="preserve">from </w:delText>
        </w:r>
      </w:del>
      <w:ins w:id="50" w:author="Chirag Gokani" w:date="2026-01-26T20:19:00Z" w16du:dateUtc="2026-01-27T02:19:00Z">
        <w:r w:rsidR="004404AA">
          <w:rPr>
            <w:rFonts w:asciiTheme="minorHAnsi" w:hAnsiTheme="minorHAnsi"/>
          </w:rPr>
          <w:t xml:space="preserve">by </w:t>
        </w:r>
      </w:ins>
      <w:r w:rsidR="00D77E14" w:rsidRPr="008218DC">
        <w:rPr>
          <w:rFonts w:asciiTheme="minorHAnsi" w:hAnsiTheme="minorHAnsi"/>
        </w:rPr>
        <w:t>the Acoustical Society of America and will being heading to the National Center for Physical Acoustics at the University of Mississippi post-graduation.</w:t>
      </w:r>
    </w:p>
    <w:p w14:paraId="428F5CAE" w14:textId="47839E1E" w:rsidR="00D77E14" w:rsidRPr="008218DC" w:rsidRDefault="00D77E14" w:rsidP="00F667B3">
      <w:pPr>
        <w:pStyle w:val="NormalWeb"/>
        <w:rPr>
          <w:rFonts w:asciiTheme="minorHAnsi" w:hAnsiTheme="minorHAnsi"/>
        </w:rPr>
      </w:pPr>
      <w:r w:rsidRPr="008218DC">
        <w:rPr>
          <w:rFonts w:asciiTheme="minorHAnsi" w:hAnsiTheme="minorHAnsi"/>
        </w:rPr>
        <w:t xml:space="preserve">Wong is </w:t>
      </w:r>
      <w:ins w:id="51" w:author="Chirag Gokani" w:date="2026-01-26T20:20:00Z" w16du:dateUtc="2026-01-27T02:20:00Z">
        <w:r w:rsidR="004404AA">
          <w:rPr>
            <w:rFonts w:asciiTheme="minorHAnsi" w:hAnsiTheme="minorHAnsi"/>
          </w:rPr>
          <w:t xml:space="preserve">only beginning her graduate research </w:t>
        </w:r>
      </w:ins>
      <w:del w:id="52" w:author="Chirag Gokani" w:date="2026-01-26T20:20:00Z" w16du:dateUtc="2026-01-27T02:20:00Z">
        <w:r w:rsidRPr="008218DC" w:rsidDel="004404AA">
          <w:rPr>
            <w:rFonts w:asciiTheme="minorHAnsi" w:hAnsiTheme="minorHAnsi"/>
          </w:rPr>
          <w:delText xml:space="preserve">still far off from a post-grad life </w:delText>
        </w:r>
      </w:del>
      <w:r w:rsidRPr="008218DC">
        <w:rPr>
          <w:rFonts w:asciiTheme="minorHAnsi" w:hAnsiTheme="minorHAnsi"/>
        </w:rPr>
        <w:t xml:space="preserve">but </w:t>
      </w:r>
      <w:r w:rsidR="00F667B3" w:rsidRPr="008218DC">
        <w:rPr>
          <w:rFonts w:asciiTheme="minorHAnsi" w:hAnsiTheme="minorHAnsi"/>
        </w:rPr>
        <w:t>envisions working in architectural acoustics or audio technology</w:t>
      </w:r>
      <w:r w:rsidRPr="008218DC">
        <w:rPr>
          <w:rFonts w:asciiTheme="minorHAnsi" w:hAnsiTheme="minorHAnsi"/>
        </w:rPr>
        <w:t xml:space="preserve">, getting to the root of the human experience of experiencing sound. </w:t>
      </w:r>
    </w:p>
    <w:p w14:paraId="7EDA01E4" w14:textId="665AB41C" w:rsidR="00F667B3" w:rsidRPr="008218DC" w:rsidRDefault="009B4FBF" w:rsidP="00F667B3">
      <w:pPr>
        <w:pStyle w:val="NormalWeb"/>
        <w:rPr>
          <w:rFonts w:asciiTheme="minorHAnsi" w:hAnsiTheme="minorHAnsi"/>
        </w:rPr>
      </w:pPr>
      <w:proofErr w:type="gramStart"/>
      <w:r w:rsidRPr="008218DC">
        <w:rPr>
          <w:rFonts w:asciiTheme="minorHAnsi" w:hAnsiTheme="minorHAnsi"/>
        </w:rPr>
        <w:t>N</w:t>
      </w:r>
      <w:r w:rsidR="00F667B3" w:rsidRPr="008218DC">
        <w:rPr>
          <w:rFonts w:asciiTheme="minorHAnsi" w:hAnsiTheme="minorHAnsi"/>
        </w:rPr>
        <w:t>either</w:t>
      </w:r>
      <w:proofErr w:type="gramEnd"/>
      <w:r w:rsidR="00F667B3" w:rsidRPr="008218DC">
        <w:rPr>
          <w:rFonts w:asciiTheme="minorHAnsi" w:hAnsiTheme="minorHAnsi"/>
        </w:rPr>
        <w:t xml:space="preserve"> </w:t>
      </w:r>
      <w:proofErr w:type="gramStart"/>
      <w:r w:rsidR="00F667B3" w:rsidRPr="008218DC">
        <w:rPr>
          <w:rFonts w:asciiTheme="minorHAnsi" w:hAnsiTheme="minorHAnsi"/>
        </w:rPr>
        <w:t>sees</w:t>
      </w:r>
      <w:proofErr w:type="gramEnd"/>
      <w:r w:rsidR="00F667B3" w:rsidRPr="008218DC">
        <w:rPr>
          <w:rFonts w:asciiTheme="minorHAnsi" w:hAnsiTheme="minorHAnsi"/>
        </w:rPr>
        <w:t xml:space="preserve"> music as something </w:t>
      </w:r>
      <w:r w:rsidRPr="008218DC">
        <w:rPr>
          <w:rFonts w:asciiTheme="minorHAnsi" w:hAnsiTheme="minorHAnsi"/>
        </w:rPr>
        <w:t>they’ll leave behind</w:t>
      </w:r>
      <w:r w:rsidR="001C5898" w:rsidRPr="008218DC">
        <w:rPr>
          <w:rFonts w:asciiTheme="minorHAnsi" w:hAnsiTheme="minorHAnsi"/>
        </w:rPr>
        <w:t xml:space="preserve"> as they pursue their careers</w:t>
      </w:r>
      <w:r w:rsidRPr="008218DC">
        <w:rPr>
          <w:rFonts w:asciiTheme="minorHAnsi" w:hAnsiTheme="minorHAnsi"/>
        </w:rPr>
        <w:t xml:space="preserve">. </w:t>
      </w:r>
      <w:r w:rsidR="00F667B3" w:rsidRPr="008218DC">
        <w:rPr>
          <w:rFonts w:asciiTheme="minorHAnsi" w:hAnsiTheme="minorHAnsi"/>
        </w:rPr>
        <w:t>It remains</w:t>
      </w:r>
      <w:r w:rsidRPr="008218DC">
        <w:rPr>
          <w:rFonts w:asciiTheme="minorHAnsi" w:hAnsiTheme="minorHAnsi"/>
        </w:rPr>
        <w:t xml:space="preserve"> for </w:t>
      </w:r>
      <w:proofErr w:type="gramStart"/>
      <w:r w:rsidRPr="008218DC">
        <w:rPr>
          <w:rFonts w:asciiTheme="minorHAnsi" w:hAnsiTheme="minorHAnsi"/>
        </w:rPr>
        <w:t>both of them</w:t>
      </w:r>
      <w:proofErr w:type="gramEnd"/>
      <w:r w:rsidR="00F667B3" w:rsidRPr="008218DC">
        <w:rPr>
          <w:rFonts w:asciiTheme="minorHAnsi" w:hAnsiTheme="minorHAnsi"/>
        </w:rPr>
        <w:t xml:space="preserve"> a creative outlet, a source of connection</w:t>
      </w:r>
      <w:ins w:id="53" w:author="Chirag Gokani" w:date="2026-01-26T20:21:00Z" w16du:dateUtc="2026-01-27T02:21:00Z">
        <w:r w:rsidR="004404AA">
          <w:rPr>
            <w:rFonts w:asciiTheme="minorHAnsi" w:hAnsiTheme="minorHAnsi"/>
          </w:rPr>
          <w:t>,</w:t>
        </w:r>
      </w:ins>
      <w:r w:rsidR="00F667B3" w:rsidRPr="008218DC">
        <w:rPr>
          <w:rFonts w:asciiTheme="minorHAnsi" w:hAnsiTheme="minorHAnsi"/>
        </w:rPr>
        <w:t xml:space="preserve"> and a reminder of why sound matters in the first place.</w:t>
      </w:r>
    </w:p>
    <w:p w14:paraId="724FB910" w14:textId="77777777" w:rsidR="00CA0BD1" w:rsidRPr="008218DC" w:rsidRDefault="00CA0BD1" w:rsidP="00CA0BD1">
      <w:pPr>
        <w:spacing w:after="0"/>
      </w:pPr>
    </w:p>
    <w:p w14:paraId="5A9979E0" w14:textId="77777777" w:rsidR="00CA0BD1" w:rsidRPr="008218DC" w:rsidRDefault="00CA0BD1" w:rsidP="00CA0BD1">
      <w:pPr>
        <w:spacing w:after="0"/>
      </w:pPr>
    </w:p>
    <w:sectPr w:rsidR="00CA0BD1" w:rsidRPr="008218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irag Gokani">
    <w15:presenceInfo w15:providerId="None" w15:userId="Chirag Gokan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CDE"/>
    <w:rsid w:val="000B08C6"/>
    <w:rsid w:val="001039AF"/>
    <w:rsid w:val="001B2ACC"/>
    <w:rsid w:val="001C5898"/>
    <w:rsid w:val="001C6D8B"/>
    <w:rsid w:val="00315F74"/>
    <w:rsid w:val="003B1FA2"/>
    <w:rsid w:val="00435683"/>
    <w:rsid w:val="004404AA"/>
    <w:rsid w:val="00490F3E"/>
    <w:rsid w:val="0049573C"/>
    <w:rsid w:val="005A02DE"/>
    <w:rsid w:val="005C44ED"/>
    <w:rsid w:val="00612DD0"/>
    <w:rsid w:val="00690818"/>
    <w:rsid w:val="007B26D5"/>
    <w:rsid w:val="007B5FB6"/>
    <w:rsid w:val="008218DC"/>
    <w:rsid w:val="008536AD"/>
    <w:rsid w:val="009B4FBF"/>
    <w:rsid w:val="009D78C6"/>
    <w:rsid w:val="009E110B"/>
    <w:rsid w:val="009E5FFB"/>
    <w:rsid w:val="00AB65FF"/>
    <w:rsid w:val="00B44A1E"/>
    <w:rsid w:val="00C62705"/>
    <w:rsid w:val="00C675EA"/>
    <w:rsid w:val="00CA0BD1"/>
    <w:rsid w:val="00CB2BDF"/>
    <w:rsid w:val="00D271E9"/>
    <w:rsid w:val="00D55CDE"/>
    <w:rsid w:val="00D77E14"/>
    <w:rsid w:val="00DD73E4"/>
    <w:rsid w:val="00DE7E2A"/>
    <w:rsid w:val="00E515DE"/>
    <w:rsid w:val="00F20B0F"/>
    <w:rsid w:val="00F31576"/>
    <w:rsid w:val="00F560F6"/>
    <w:rsid w:val="00F667B3"/>
    <w:rsid w:val="00F73E56"/>
    <w:rsid w:val="00FA2EA1"/>
    <w:rsid w:val="00FE3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5A02B"/>
  <w15:chartTrackingRefBased/>
  <w15:docId w15:val="{251F3371-43E1-D645-AF0C-D1544359C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C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5C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5C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5C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C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C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5C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5C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C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C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CDE"/>
    <w:rPr>
      <w:rFonts w:eastAsiaTheme="majorEastAsia" w:cstheme="majorBidi"/>
      <w:color w:val="272727" w:themeColor="text1" w:themeTint="D8"/>
    </w:rPr>
  </w:style>
  <w:style w:type="paragraph" w:styleId="Title">
    <w:name w:val="Title"/>
    <w:basedOn w:val="Normal"/>
    <w:next w:val="Normal"/>
    <w:link w:val="TitleChar"/>
    <w:uiPriority w:val="10"/>
    <w:qFormat/>
    <w:rsid w:val="00D55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CDE"/>
    <w:pPr>
      <w:spacing w:before="160"/>
      <w:jc w:val="center"/>
    </w:pPr>
    <w:rPr>
      <w:i/>
      <w:iCs/>
      <w:color w:val="404040" w:themeColor="text1" w:themeTint="BF"/>
    </w:rPr>
  </w:style>
  <w:style w:type="character" w:customStyle="1" w:styleId="QuoteChar">
    <w:name w:val="Quote Char"/>
    <w:basedOn w:val="DefaultParagraphFont"/>
    <w:link w:val="Quote"/>
    <w:uiPriority w:val="29"/>
    <w:rsid w:val="00D55CDE"/>
    <w:rPr>
      <w:i/>
      <w:iCs/>
      <w:color w:val="404040" w:themeColor="text1" w:themeTint="BF"/>
    </w:rPr>
  </w:style>
  <w:style w:type="paragraph" w:styleId="ListParagraph">
    <w:name w:val="List Paragraph"/>
    <w:basedOn w:val="Normal"/>
    <w:uiPriority w:val="34"/>
    <w:qFormat/>
    <w:rsid w:val="00D55CDE"/>
    <w:pPr>
      <w:ind w:left="720"/>
      <w:contextualSpacing/>
    </w:pPr>
  </w:style>
  <w:style w:type="character" w:styleId="IntenseEmphasis">
    <w:name w:val="Intense Emphasis"/>
    <w:basedOn w:val="DefaultParagraphFont"/>
    <w:uiPriority w:val="21"/>
    <w:qFormat/>
    <w:rsid w:val="00D55CDE"/>
    <w:rPr>
      <w:i/>
      <w:iCs/>
      <w:color w:val="0F4761" w:themeColor="accent1" w:themeShade="BF"/>
    </w:rPr>
  </w:style>
  <w:style w:type="paragraph" w:styleId="IntenseQuote">
    <w:name w:val="Intense Quote"/>
    <w:basedOn w:val="Normal"/>
    <w:next w:val="Normal"/>
    <w:link w:val="IntenseQuoteChar"/>
    <w:uiPriority w:val="30"/>
    <w:qFormat/>
    <w:rsid w:val="00D55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CDE"/>
    <w:rPr>
      <w:i/>
      <w:iCs/>
      <w:color w:val="0F4761" w:themeColor="accent1" w:themeShade="BF"/>
    </w:rPr>
  </w:style>
  <w:style w:type="character" w:styleId="IntenseReference">
    <w:name w:val="Intense Reference"/>
    <w:basedOn w:val="DefaultParagraphFont"/>
    <w:uiPriority w:val="32"/>
    <w:qFormat/>
    <w:rsid w:val="00D55CDE"/>
    <w:rPr>
      <w:b/>
      <w:bCs/>
      <w:smallCaps/>
      <w:color w:val="0F4761" w:themeColor="accent1" w:themeShade="BF"/>
      <w:spacing w:val="5"/>
    </w:rPr>
  </w:style>
  <w:style w:type="paragraph" w:styleId="NormalWeb">
    <w:name w:val="Normal (Web)"/>
    <w:basedOn w:val="Normal"/>
    <w:uiPriority w:val="99"/>
    <w:semiHidden/>
    <w:unhideWhenUsed/>
    <w:rsid w:val="00F667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667B3"/>
    <w:rPr>
      <w:b/>
      <w:bCs/>
    </w:rPr>
  </w:style>
  <w:style w:type="paragraph" w:styleId="Revision">
    <w:name w:val="Revision"/>
    <w:hidden/>
    <w:uiPriority w:val="99"/>
    <w:semiHidden/>
    <w:rsid w:val="005C44E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2</Pages>
  <Words>652</Words>
  <Characters>3288</Characters>
  <Application>Microsoft Office Word</Application>
  <DocSecurity>0</DocSecurity>
  <Lines>58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Spiering, Katherine</dc:creator>
  <cp:keywords/>
  <dc:description/>
  <cp:lastModifiedBy>Chirag Gokani</cp:lastModifiedBy>
  <cp:revision>24</cp:revision>
  <dcterms:created xsi:type="dcterms:W3CDTF">2026-01-25T00:24:00Z</dcterms:created>
  <dcterms:modified xsi:type="dcterms:W3CDTF">2026-01-27T02:55:00Z</dcterms:modified>
</cp:coreProperties>
</file>